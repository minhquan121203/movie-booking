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tbl>
      <w:tblPr>
        <w:tblStyle w:val="Table1"/>
        <w:tblW w:w="9395" w:type="dxa"/>
        <w:jc w:val="left"/>
        <w:tblInd w:w="0" w:type="dxa"/>
        <w:tblLayout w:type="fixed"/>
        <w:tblCellMar>
          <w:top w:w="0" w:type="dxa"/>
          <w:left w:w="108" w:type="dxa"/>
          <w:bottom w:w="0" w:type="dxa"/>
          <w:right w:w="108" w:type="dxa"/>
        </w:tblCellMar>
        <w:tblLook w:val="0400"/>
      </w:tblPr>
      <w:tblGrid>
        <w:gridCol w:w="9395"/>
      </w:tblGrid>
      <w:tr>
        <w:trPr>
          <w:trHeight w:val="13031" w:hRule="atLeast"/>
        </w:trPr>
        <w:tc>
          <w:tcPr>
            <w:tcW w:w="9395" w:type="dxa"/>
            <w:tcBorders>
              <w:top w:val="single" w:sz="4" w:space="0" w:color="000000"/>
              <w:left w:val="single" w:sz="4" w:space="0" w:color="000000"/>
              <w:bottom w:val="single" w:sz="4" w:space="0" w:color="000000"/>
              <w:right w:val="single" w:sz="4" w:space="0" w:color="000000"/>
            </w:tcBorders>
          </w:tcPr>
          <w:p>
            <w:pPr>
              <w:pStyle w:val="normal1"/>
              <w:spacing w:before="60" w:after="60"/>
              <w:jc w:val="center"/>
              <w:rPr>
                <w:b/>
                <w:bCs/>
              </w:rPr>
            </w:pPr>
            <w:r>
              <w:rPr>
                <w:b/>
                <w:bCs/>
              </w:rPr>
              <w:t>TRƯỜNG ĐẠI HỌC CÔNG NGHỆ GIAO THÔNG VẬN TẢI</w:t>
            </w:r>
          </w:p>
          <w:p>
            <w:pPr>
              <w:pStyle w:val="normal1"/>
              <w:jc w:val="center"/>
              <w:rPr>
                <w:b/>
                <w:bCs/>
              </w:rPr>
            </w:pPr>
            <w:r>
              <w:rPr>
                <w:b/>
                <w:bCs/>
              </w:rPr>
              <w:t>KHOA CÔNG NGHỆ THÔNG TIN</w:t>
            </w:r>
          </w:p>
          <w:p>
            <w:pPr>
              <w:pStyle w:val="normal1"/>
              <w:jc w:val="center"/>
              <w:rPr/>
            </w:pPr>
            <w:r>
              <w:rPr/>
              <w:t>-----***-----</w:t>
            </w:r>
          </w:p>
          <w:p>
            <w:pPr>
              <w:pStyle w:val="normal1"/>
              <w:jc w:val="center"/>
              <w:rPr/>
            </w:pPr>
            <w:r>
              <w:rPr/>
            </w:r>
          </w:p>
          <w:p>
            <w:pPr>
              <w:pStyle w:val="normal1"/>
              <w:jc w:val="center"/>
              <w:rPr/>
            </w:pPr>
            <w:r>
              <w:rPr/>
              <w:drawing>
                <wp:inline distT="0" distB="0" distL="0" distR="0">
                  <wp:extent cx="1520825" cy="106362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520825" cy="1063625"/>
                          </a:xfrm>
                          <a:prstGeom prst="rect">
                            <a:avLst/>
                          </a:prstGeom>
                        </pic:spPr>
                      </pic:pic>
                    </a:graphicData>
                  </a:graphic>
                </wp:inline>
              </w:drawing>
            </w:r>
          </w:p>
          <w:p>
            <w:pPr>
              <w:pStyle w:val="normal1"/>
              <w:jc w:val="center"/>
              <w:rPr>
                <w:b/>
                <w:bCs/>
                <w:sz w:val="22"/>
                <w:szCs w:val="22"/>
              </w:rPr>
            </w:pPr>
            <w:r>
              <w:rPr>
                <w:b/>
                <w:bCs/>
                <w:sz w:val="22"/>
                <w:szCs w:val="22"/>
              </w:rPr>
            </w:r>
          </w:p>
          <w:p>
            <w:pPr>
              <w:pStyle w:val="normal1"/>
              <w:jc w:val="center"/>
              <w:rPr>
                <w:b/>
                <w:bCs/>
                <w:sz w:val="28"/>
                <w:szCs w:val="28"/>
              </w:rPr>
            </w:pPr>
            <w:r>
              <w:rPr>
                <w:b/>
                <w:bCs/>
                <w:sz w:val="28"/>
                <w:szCs w:val="28"/>
              </w:rPr>
              <w:t>Kiều Minh Quân</w:t>
            </w:r>
          </w:p>
          <w:p>
            <w:pPr>
              <w:pStyle w:val="normal1"/>
              <w:jc w:val="center"/>
              <w:rPr>
                <w:i/>
                <w:i/>
                <w:iCs/>
                <w:color w:val="FF0000"/>
                <w:sz w:val="28"/>
                <w:szCs w:val="28"/>
              </w:rPr>
            </w:pPr>
            <w:r>
              <w:rPr>
                <w:i/>
                <w:iCs/>
                <w:color w:val="FF0000"/>
                <w:sz w:val="28"/>
                <w:szCs w:val="28"/>
              </w:rPr>
            </w:r>
          </w:p>
          <w:p>
            <w:pPr>
              <w:pStyle w:val="normal1"/>
              <w:jc w:val="center"/>
              <w:rPr>
                <w:b/>
                <w:bCs/>
                <w:sz w:val="32"/>
                <w:szCs w:val="32"/>
              </w:rPr>
            </w:pPr>
            <w:sdt>
              <w:sdtPr>
                <w:tag w:val="goog_rdk_2"/>
                <w:id w:val="-1874203665"/>
              </w:sdtPr>
              <w:sdtContent>
                <w:r>
                  <w:rPr>
                    <w:b/>
                    <w:bCs/>
                    <w:sz w:val="32"/>
                    <w:szCs w:val="32"/>
                  </w:rPr>
                </w:r>
                <w:ins w:id="0" w:author="Nguyên Đào" w:date="2026-05-25T13:18:43Z">
                  <w:r>
                    <w:rPr>
                      <w:b/>
                      <w:bCs/>
                      <w:sz w:val="32"/>
                      <w:szCs w:val="32"/>
                    </w:rPr>
                    <w:t xml:space="preserve"> </w:t>
                  </w:r>
                </w:ins>
                <w:r>
                  <w:rPr>
                    <w:b/>
                    <w:bCs/>
                    <w:sz w:val="32"/>
                    <w:szCs w:val="32"/>
                  </w:rPr>
                </w:r>
              </w:sdtContent>
            </w:sdt>
          </w:p>
          <w:p>
            <w:pPr>
              <w:pStyle w:val="BodyText"/>
              <w:jc w:val="center"/>
              <w:rPr/>
            </w:pPr>
            <w:r>
              <w:rPr>
                <w:b/>
                <w:bCs/>
                <w:sz w:val="36"/>
                <w:szCs w:val="36"/>
              </w:rPr>
              <w:t>Xây dựng website đặt vé xem phim trực tuyến cho rạp CineBooking</w:t>
            </w:r>
          </w:p>
          <w:p>
            <w:pPr>
              <w:pStyle w:val="normal1"/>
              <w:jc w:val="center"/>
              <w:rPr>
                <w:b/>
                <w:bCs/>
                <w:sz w:val="32"/>
                <w:szCs w:val="32"/>
              </w:rPr>
            </w:pPr>
            <w:r>
              <w:rPr>
                <w:b/>
                <w:bCs/>
                <w:sz w:val="32"/>
                <w:szCs w:val="32"/>
              </w:rPr>
            </w:r>
          </w:p>
          <w:p>
            <w:pPr>
              <w:pStyle w:val="normal1"/>
              <w:jc w:val="center"/>
              <w:rPr>
                <w:b/>
                <w:bCs/>
                <w:sz w:val="32"/>
                <w:szCs w:val="32"/>
              </w:rPr>
            </w:pPr>
            <w:r>
              <w:rPr>
                <w:b/>
                <w:bCs/>
                <w:sz w:val="32"/>
                <w:szCs w:val="32"/>
              </w:rPr>
            </w:r>
          </w:p>
          <w:p>
            <w:pPr>
              <w:pStyle w:val="normal1"/>
              <w:jc w:val="center"/>
              <w:rPr>
                <w:b/>
                <w:bCs/>
                <w:sz w:val="32"/>
                <w:szCs w:val="32"/>
              </w:rPr>
            </w:pPr>
            <w:r>
              <w:rPr>
                <w:b/>
                <w:bCs/>
                <w:sz w:val="32"/>
                <w:szCs w:val="32"/>
              </w:rPr>
            </w:r>
          </w:p>
          <w:p>
            <w:pPr>
              <w:pStyle w:val="normal1"/>
              <w:jc w:val="center"/>
              <w:rPr>
                <w:b/>
                <w:bCs/>
                <w:sz w:val="28"/>
                <w:szCs w:val="28"/>
              </w:rPr>
            </w:pPr>
            <w:r>
              <w:rPr>
                <w:b/>
                <w:bCs/>
                <w:sz w:val="40"/>
                <w:szCs w:val="40"/>
              </w:rPr>
              <w:t>TÓM TẮT ĐỒ ÁN TỐT NGHIỆP</w:t>
            </w:r>
          </w:p>
          <w:p>
            <w:pPr>
              <w:pStyle w:val="normal1"/>
              <w:jc w:val="center"/>
              <w:rPr>
                <w:b/>
                <w:bCs/>
                <w:sz w:val="28"/>
                <w:szCs w:val="28"/>
              </w:rPr>
            </w:pPr>
            <w:r>
              <w:rPr>
                <w:b/>
                <w:bCs/>
                <w:sz w:val="28"/>
                <w:szCs w:val="28"/>
              </w:rPr>
              <w:t>Ngành: Công nghệ thông tin</w:t>
            </w:r>
          </w:p>
          <w:p>
            <w:pPr>
              <w:pStyle w:val="normal1"/>
              <w:jc w:val="center"/>
              <w:rPr>
                <w:i/>
                <w:i/>
                <w:iCs/>
                <w:color w:val="FF0000"/>
                <w:sz w:val="28"/>
                <w:szCs w:val="28"/>
              </w:rPr>
            </w:pPr>
            <w:r>
              <w:rPr>
                <w:i/>
                <w:iCs/>
                <w:color w:val="FF0000"/>
                <w:sz w:val="28"/>
                <w:szCs w:val="28"/>
              </w:rPr>
            </w:r>
          </w:p>
          <w:p>
            <w:pPr>
              <w:pStyle w:val="normal1"/>
              <w:jc w:val="center"/>
              <w:rPr>
                <w:b/>
                <w:bCs/>
              </w:rPr>
            </w:pPr>
            <w:r>
              <w:rPr>
                <w:b/>
                <w:bCs/>
              </w:rPr>
            </w:r>
          </w:p>
          <w:p>
            <w:pPr>
              <w:pStyle w:val="normal1"/>
              <w:jc w:val="center"/>
              <w:rPr>
                <w:b/>
                <w:bCs/>
              </w:rPr>
            </w:pPr>
            <w:r>
              <w:rPr>
                <w:b/>
                <w:bCs/>
              </w:rPr>
            </w:r>
          </w:p>
          <w:p>
            <w:pPr>
              <w:pStyle w:val="normal1"/>
              <w:jc w:val="center"/>
              <w:rPr>
                <w:b/>
                <w:bCs/>
              </w:rPr>
            </w:pPr>
            <w:r>
              <w:rPr>
                <w:b/>
                <w:bCs/>
              </w:rPr>
            </w:r>
          </w:p>
          <w:p>
            <w:pPr>
              <w:pStyle w:val="normal1"/>
              <w:jc w:val="center"/>
              <w:rPr>
                <w:b/>
                <w:bCs/>
              </w:rPr>
            </w:pPr>
            <w:r>
              <w:rPr>
                <w:b/>
                <w:bCs/>
              </w:rPr>
            </w:r>
          </w:p>
          <w:p>
            <w:pPr>
              <w:pStyle w:val="normal1"/>
              <w:jc w:val="center"/>
              <w:rPr>
                <w:b/>
                <w:bCs/>
              </w:rPr>
            </w:pPr>
            <w:r>
              <w:rPr>
                <w:b/>
                <w:bCs/>
              </w:rPr>
            </w:r>
          </w:p>
          <w:p>
            <w:pPr>
              <w:pStyle w:val="normal1"/>
              <w:jc w:val="center"/>
              <w:rPr>
                <w:b/>
                <w:bCs/>
              </w:rPr>
            </w:pPr>
            <w:sdt>
              <w:sdtPr>
                <w:tag w:val="goog_rdk_4"/>
                <w:id w:val="1702633406"/>
              </w:sdtPr>
              <w:sdtContent>
                <w:r>
                  <w:rPr/>
                </w:r>
                <w:r>
                  <w:rPr/>
                </w:r>
              </w:sdtContent>
            </w:sdt>
          </w:p>
          <w:p>
            <w:pPr>
              <w:pStyle w:val="normal1"/>
              <w:spacing w:before="60" w:after="60"/>
              <w:jc w:val="center"/>
              <w:rPr>
                <w:b/>
                <w:bCs/>
              </w:rPr>
            </w:pPr>
            <w:sdt>
              <w:sdtPr>
                <w:text/>
              </w:sdtPr>
              <w:sdtContent>
                <w:r>
                  <w:rPr>
                    <w:b/>
                    <w:bCs/>
                  </w:rPr>
                </w:r>
                <w:r>
                  <w:rPr>
                    <w:b/>
                    <w:bCs/>
                  </w:rPr>
                  <w:t>Hà Nội - 2026</w:t>
                </w:r>
              </w:sdtContent>
            </w:sdt>
          </w:p>
        </w:tc>
      </w:tr>
    </w:tbl>
    <w:p>
      <w:pPr>
        <w:pStyle w:val="normal1"/>
        <w:rPr>
          <w:b/>
          <w:bCs/>
        </w:rPr>
      </w:pPr>
      <w:r>
        <w:rPr>
          <w:b/>
          <w:bCs/>
        </w:rPr>
        <w:t>1. Thông tin sinh viên</w:t>
      </w:r>
    </w:p>
    <w:tbl>
      <w:tblPr>
        <w:tblW w:w="9395" w:type="dxa"/>
        <w:jc w:val="left"/>
        <w:tblInd w:w="0" w:type="dxa"/>
        <w:tblLayout w:type="fixed"/>
        <w:tblCellMar>
          <w:top w:w="55" w:type="dxa"/>
          <w:left w:w="108" w:type="dxa"/>
          <w:bottom w:w="55" w:type="dxa"/>
          <w:right w:w="108" w:type="dxa"/>
        </w:tblCellMar>
      </w:tblPr>
      <w:tblGrid>
        <w:gridCol w:w="3199"/>
        <w:gridCol w:w="6195"/>
      </w:tblGrid>
      <w:tr>
        <w:trPr/>
        <w:tc>
          <w:tcPr>
            <w:tcW w:w="3199"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rPr>
              <w:t>Họ và tên</w:t>
            </w:r>
          </w:p>
        </w:tc>
        <w:tc>
          <w:tcPr>
            <w:tcW w:w="61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t>Kiều Minh Quân</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rPr>
              <w:t>Mã sinh viên</w:t>
            </w:r>
          </w:p>
        </w:tc>
        <w:tc>
          <w:tcPr>
            <w:tcW w:w="61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t>73DCTT22202</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rPr>
              <w:t>Lớp</w:t>
            </w:r>
          </w:p>
        </w:tc>
        <w:tc>
          <w:tcPr>
            <w:tcW w:w="61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t>73DCTT23</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rPr>
              <w:t>Ngành đào tạo</w:t>
            </w:r>
          </w:p>
        </w:tc>
        <w:tc>
          <w:tcPr>
            <w:tcW w:w="61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t>Công nghệ thông tin</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rPr>
              <w:t>Khoa</w:t>
            </w:r>
          </w:p>
        </w:tc>
        <w:tc>
          <w:tcPr>
            <w:tcW w:w="61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t>Công nghệ thông tin</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rPr>
              <w:t>Giảng viên hướng dẫn</w:t>
            </w:r>
          </w:p>
        </w:tc>
        <w:tc>
          <w:tcPr>
            <w:tcW w:w="61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t>ThS. Nguyễn Văn Cường</w:t>
            </w:r>
          </w:p>
        </w:tc>
      </w:tr>
    </w:tbl>
    <w:p>
      <w:pPr>
        <w:pStyle w:val="normal1"/>
        <w:rPr/>
      </w:pPr>
      <w:r>
        <w:rPr/>
      </w:r>
    </w:p>
    <w:p>
      <w:pPr>
        <w:pStyle w:val="normal1"/>
        <w:rPr>
          <w:b/>
          <w:bCs/>
        </w:rPr>
      </w:pPr>
      <w:r>
        <w:rPr>
          <w:b/>
          <w:bCs/>
        </w:rPr>
        <w:t>2. Tên đề tài</w:t>
      </w:r>
    </w:p>
    <w:p>
      <w:pPr>
        <w:pStyle w:val="BodyText"/>
        <w:jc w:val="both"/>
        <w:rPr/>
      </w:pPr>
      <w:r>
        <w:rPr/>
        <w:t>Xây dựng website đặt vé xem phim trực tuyến cho rạp CineBooking</w:t>
      </w:r>
    </w:p>
    <w:p>
      <w:pPr>
        <w:pStyle w:val="normal1"/>
        <w:rPr>
          <w:b/>
          <w:bCs/>
        </w:rPr>
      </w:pPr>
      <w:r>
        <w:rPr>
          <w:b/>
          <w:bCs/>
        </w:rPr>
        <w:t>3. Mục tiêu của đề tài</w:t>
      </w:r>
    </w:p>
    <w:p>
      <w:pPr>
        <w:pStyle w:val="BodyText"/>
        <w:jc w:val="both"/>
        <w:rPr/>
      </w:pPr>
      <w:r>
        <w:rPr/>
        <w:t>Đề tài hướng đến xây dựng một nền tảng đặt vé xem phim trực tuyến hoàn chỉnh, số hóa quy trình bán vé tại quầy của rạp chiếu phim, giải quyết các vấn đề cốt lõi:</w:t>
      </w:r>
    </w:p>
    <w:p>
      <w:pPr>
        <w:pStyle w:val="BodyText"/>
        <w:numPr>
          <w:ilvl w:val="0"/>
          <w:numId w:val="1"/>
        </w:numPr>
        <w:tabs>
          <w:tab w:val="clear" w:pos="720"/>
          <w:tab w:val="left" w:pos="0" w:leader="none"/>
        </w:tabs>
        <w:spacing w:before="0" w:after="0"/>
        <w:ind w:hanging="283" w:left="709"/>
        <w:jc w:val="both"/>
        <w:rPr/>
      </w:pPr>
      <w:r>
        <w:rPr/>
        <w:t>Xây dựng hệ thống đặt vé trực tuyến với sơ đồ ghế thời gian thực, thanh toán qua cổng điện tử (MoMo, VNPay, PayOS) và phát hành vé điện tử QR Code tự động.</w:t>
      </w:r>
    </w:p>
    <w:p>
      <w:pPr>
        <w:pStyle w:val="BodyText"/>
        <w:numPr>
          <w:ilvl w:val="0"/>
          <w:numId w:val="1"/>
        </w:numPr>
        <w:tabs>
          <w:tab w:val="clear" w:pos="720"/>
          <w:tab w:val="left" w:pos="0" w:leader="none"/>
        </w:tabs>
        <w:spacing w:before="0" w:after="0"/>
        <w:ind w:hanging="283" w:left="709"/>
        <w:jc w:val="both"/>
        <w:rPr/>
      </w:pPr>
      <w:r>
        <w:rPr/>
        <w:t>Triển khai cơ chế khóa ghế tạm thời (Hold Seat) sử dụng Redis với TTL 10 phút để xử lý đồng thời, ngăn chặn lỗi trùng ghế khi nhiều người dùng cùng đặt vé một suất chiếu.</w:t>
      </w:r>
    </w:p>
    <w:p>
      <w:pPr>
        <w:pStyle w:val="BodyText"/>
        <w:numPr>
          <w:ilvl w:val="0"/>
          <w:numId w:val="1"/>
        </w:numPr>
        <w:tabs>
          <w:tab w:val="clear" w:pos="720"/>
          <w:tab w:val="left" w:pos="0" w:leader="none"/>
        </w:tabs>
        <w:spacing w:before="0" w:after="0"/>
        <w:ind w:hanging="283" w:left="709"/>
        <w:jc w:val="both"/>
        <w:rPr/>
      </w:pPr>
      <w:r>
        <w:rPr/>
        <w:t>Tích hợp trợ lý ảo AI Chatbot sử dụng Google Gemini 2.5 Flash để tự động hỗ trợ khách hàng hỏi đáp về lịch chiếu, giá vé và khuyến mãi bằng tiếng Việt tự nhiên 24/7.</w:t>
      </w:r>
    </w:p>
    <w:p>
      <w:pPr>
        <w:pStyle w:val="BodyText"/>
        <w:numPr>
          <w:ilvl w:val="0"/>
          <w:numId w:val="1"/>
        </w:numPr>
        <w:tabs>
          <w:tab w:val="clear" w:pos="720"/>
          <w:tab w:val="left" w:pos="0" w:leader="none"/>
        </w:tabs>
        <w:spacing w:before="0" w:after="0"/>
        <w:ind w:hanging="283" w:left="709"/>
        <w:jc w:val="both"/>
        <w:rPr/>
      </w:pPr>
      <w:r>
        <w:rPr/>
        <w:t>Xây dựng phân hệ nhân viên soát vé bằng quét mã QR Code trên thiết bị di động và phân hệ quản trị (Admin) theo dõi Dashboard thống kê doanh thu theo thời gian thực.</w:t>
      </w:r>
    </w:p>
    <w:p>
      <w:pPr>
        <w:pStyle w:val="normal1"/>
        <w:rPr>
          <w:b/>
          <w:bCs/>
        </w:rPr>
      </w:pPr>
      <w:r>
        <w:rPr>
          <w:b/>
          <w:bCs/>
        </w:rPr>
        <w:t>4. Giới hạn và phạm vi của đề tài</w:t>
      </w:r>
    </w:p>
    <w:p>
      <w:pPr>
        <w:pStyle w:val="BodyText"/>
        <w:numPr>
          <w:ilvl w:val="0"/>
          <w:numId w:val="1"/>
        </w:numPr>
        <w:tabs>
          <w:tab w:val="clear" w:pos="720"/>
          <w:tab w:val="left" w:pos="0" w:leader="none"/>
        </w:tabs>
        <w:spacing w:before="0" w:after="0"/>
        <w:ind w:hanging="283" w:left="709"/>
        <w:jc w:val="both"/>
        <w:rPr/>
      </w:pPr>
      <w:r>
        <w:rPr/>
        <w:t>Hệ thống giới hạn trong phạm vi vận hành của một cụm rạp chiếu phim, không bao gồm nghiệp vụ kế toán thuế, quản lý nhân sự lương thưởng hay logistics vật tư.</w:t>
      </w:r>
    </w:p>
    <w:p>
      <w:pPr>
        <w:pStyle w:val="BodyText"/>
        <w:numPr>
          <w:ilvl w:val="0"/>
          <w:numId w:val="1"/>
        </w:numPr>
        <w:tabs>
          <w:tab w:val="clear" w:pos="720"/>
          <w:tab w:val="left" w:pos="0" w:leader="none"/>
        </w:tabs>
        <w:spacing w:before="0" w:after="0"/>
        <w:ind w:hanging="283" w:left="709"/>
        <w:jc w:val="both"/>
        <w:rPr/>
      </w:pPr>
      <w:r>
        <w:rPr/>
        <w:t>Chức năng đặt vé giới hạn ở đặt vé cá nhân, chọn ghế, chọn combo bắp nước và thanh toán trực tuyến; không hỗ trợ đặt vé đoàn hoặc doanh nghiệp.</w:t>
      </w:r>
    </w:p>
    <w:p>
      <w:pPr>
        <w:pStyle w:val="BodyText"/>
        <w:numPr>
          <w:ilvl w:val="0"/>
          <w:numId w:val="1"/>
        </w:numPr>
        <w:tabs>
          <w:tab w:val="clear" w:pos="720"/>
          <w:tab w:val="left" w:pos="0" w:leader="none"/>
        </w:tabs>
        <w:spacing w:before="0" w:after="0"/>
        <w:ind w:hanging="283" w:left="709"/>
        <w:jc w:val="both"/>
        <w:rPr/>
      </w:pPr>
      <w:r>
        <w:rPr/>
        <w:t>Cơ chế Hold Seat giới hạn thời gian giữ ghế tối đa 10 phút mỗi phiên, không hỗ trợ đặt chỗ dài hạn nếu không phát sinh giao dịch thanh toán.</w:t>
      </w:r>
    </w:p>
    <w:p>
      <w:pPr>
        <w:pStyle w:val="BodyText"/>
        <w:numPr>
          <w:ilvl w:val="0"/>
          <w:numId w:val="1"/>
        </w:numPr>
        <w:tabs>
          <w:tab w:val="clear" w:pos="720"/>
          <w:tab w:val="left" w:pos="0" w:leader="none"/>
        </w:tabs>
        <w:spacing w:before="0" w:after="0"/>
        <w:ind w:hanging="283" w:left="709"/>
        <w:jc w:val="both"/>
        <w:rPr/>
      </w:pPr>
      <w:r>
        <w:rPr/>
        <w:t>AI Chatbot chỉ trả lời câu hỏi liên quan đến nghiệp vụ rạp phim (lịch chiếu, giá vé, khuyến mãi), không hỗ trợ hội thoại đa lượt và từ chối yêu cầu ngoài phạm vi.</w:t>
      </w:r>
    </w:p>
    <w:p>
      <w:pPr>
        <w:pStyle w:val="BodyText"/>
        <w:numPr>
          <w:ilvl w:val="0"/>
          <w:numId w:val="1"/>
        </w:numPr>
        <w:tabs>
          <w:tab w:val="clear" w:pos="720"/>
          <w:tab w:val="left" w:pos="0" w:leader="none"/>
        </w:tabs>
        <w:spacing w:before="0" w:after="0"/>
        <w:ind w:hanging="283" w:left="709"/>
        <w:jc w:val="both"/>
        <w:rPr/>
      </w:pPr>
      <w:r>
        <w:rPr/>
        <w:t>Phạm vi công nghệ giới hạn trong hệ sinh thái JavaScript/TypeScript: Next.js (Frontend), Node.js + Express.js (Backend), MongoDB + Redis (Cơ sở dữ liệu). Không bao gồm phát triển ứng dụng di động native cho iOS/Android.</w:t>
      </w:r>
    </w:p>
    <w:p>
      <w:pPr>
        <w:pStyle w:val="normal1"/>
        <w:rPr>
          <w:b/>
          <w:bCs/>
        </w:rPr>
      </w:pPr>
      <w:r>
        <w:rPr>
          <w:b/>
          <w:bCs/>
        </w:rPr>
        <w:t>5. Nội dung thực hiện</w:t>
      </w:r>
    </w:p>
    <w:p>
      <w:pPr>
        <w:pStyle w:val="normal1"/>
        <w:rPr>
          <w:b/>
          <w:bCs/>
        </w:rPr>
      </w:pPr>
      <w:r>
        <w:rPr>
          <w:b/>
          <w:bCs/>
        </w:rPr>
        <w:t>Khảo sát và xác định yêu cầu</w:t>
      </w:r>
    </w:p>
    <w:p>
      <w:pPr>
        <w:pStyle w:val="BodyText"/>
        <w:jc w:val="both"/>
        <w:rPr/>
      </w:pPr>
      <w:r>
        <w:rPr/>
        <w:t>Đề tài tiến hành khảo sát thực tế thông qua ba phương pháp: (1) phỏng vấn trực tiếp quản lý rạp và nhân viên soát vé để xác định yêu cầu nghiệp vụ thực tế; (2) khảo sát bằng phiếu câu hỏi với hơn 150 người dùng trong độ tuổi 16–35 về thói quen xem phim và kỳ vọng với dịch vụ trực tuyến; (3) phân tích ba hệ thống đặt vé tương tự đang vận hành tại Việt Nam (CGV Cinemas, Lotte Cinema, Beta Cinemas) để xác định điểm mạnh, điểm yếu và cơ hội khác biệt hóa.</w:t>
      </w:r>
    </w:p>
    <w:p>
      <w:pPr>
        <w:pStyle w:val="BodyText"/>
        <w:jc w:val="both"/>
        <w:rPr/>
      </w:pPr>
      <w:r>
        <w:rPr/>
        <w:t>Kết quả khảo sát cho thấy: 94,5% người dùng ưu tiên đặt vé online, 88% chọn thanh toán QR/ví điện tử và 81,2% sẵn sàng tương tác với AI Chatbot thay vì gọi tổng đài. Qua phân tích hệ thống tương tự, điểm yếu chung là chưa có kênh hỗ trợ khách hàng tự động — đây là lợi thế cạnh tranh mà CineBooking hướng đến. Từ kết quả khảo sát, hệ thống được xác định gồm 3 nhóm tác nhân (Khách hàng, Nhân viên, Admin) với tổng cộng 26 Use Case.</w:t>
      </w:r>
    </w:p>
    <w:p>
      <w:pPr>
        <w:pStyle w:val="normal1"/>
        <w:rPr>
          <w:b/>
          <w:bCs/>
        </w:rPr>
      </w:pPr>
      <w:r>
        <w:rPr>
          <w:b/>
          <w:bCs/>
        </w:rPr>
        <w:t>Phân tích và thiết kế hệ thống</w:t>
      </w:r>
    </w:p>
    <w:p>
      <w:pPr>
        <w:pStyle w:val="BodyText"/>
        <w:jc w:val="both"/>
        <w:rPr/>
      </w:pPr>
      <w:r>
        <w:rPr/>
        <w:t>Đồ án sử dụng UML để mô hình hóa toàn bộ hệ thống. Biểu đồ Use Case tổng quát thể hiện 3 tác nhân với 26 chức năng phân quyền rõ ràng. 5 Use Case chính được đặc tả chi tiết kèm biểu đồ hoạt động và biểu đồ trình tự: Đặt vé online (11 bước luồng chính), Hỏi đáp Chatbot AI (9 bước), Quản lý phim (4 UC con: Thêm/Sửa/Xóa/Tìm kiếm), Bán vé tại quầy (11 bước), Xem thống kê báo cáo (6 bước). Biểu đồ lớp (Class Diagram) mô tả 12 lớp thực thể chính với các quan hệ tham chiếu qua ObjectId. Cơ sở dữ liệu được thiết kế với 11 Collection trên MongoDB Atlas. Kiến trúc AI Chatbot được thiết kế theo mô hình 4 tầng với kỹ thuật Prompt Engineering cấu trúc 3 phần (System Instruction + Context Data + User Input).</w:t>
      </w:r>
    </w:p>
    <w:p>
      <w:pPr>
        <w:pStyle w:val="normal1"/>
        <w:rPr>
          <w:b/>
          <w:bCs/>
        </w:rPr>
      </w:pPr>
      <w:r>
        <w:rPr>
          <w:b/>
          <w:bCs/>
        </w:rPr>
        <w:t>Công nghệ và công cụ sử dụng</w:t>
      </w:r>
    </w:p>
    <w:p>
      <w:pPr>
        <w:pStyle w:val="BodyText"/>
        <w:jc w:val="both"/>
        <w:rPr/>
      </w:pPr>
      <w:r>
        <w:rPr/>
        <w:t>Hệ thống CineBooking được xây dựng trên hệ sinh thái JavaScript/TypeScript hiện đại với stack công nghệ như sau:</w:t>
      </w:r>
      <w:r>
        <w:br w:type="page"/>
      </w:r>
    </w:p>
    <w:tbl>
      <w:tblPr>
        <w:tblW w:w="9395" w:type="dxa"/>
        <w:jc w:val="left"/>
        <w:tblInd w:w="0" w:type="dxa"/>
        <w:tblLayout w:type="fixed"/>
        <w:tblCellMar>
          <w:top w:w="55" w:type="dxa"/>
          <w:left w:w="108" w:type="dxa"/>
          <w:bottom w:w="55" w:type="dxa"/>
          <w:right w:w="108" w:type="dxa"/>
        </w:tblCellMar>
      </w:tblPr>
      <w:tblGrid>
        <w:gridCol w:w="1500"/>
        <w:gridCol w:w="3000"/>
        <w:gridCol w:w="4895"/>
      </w:tblGrid>
      <w:tr>
        <w:trPr/>
        <w:tc>
          <w:tcPr>
            <w:tcW w:w="1500" w:type="dxa"/>
            <w:tcBorders>
              <w:top w:val="single" w:sz="4" w:space="0" w:color="000000"/>
              <w:left w:val="single" w:sz="4" w:space="0" w:color="000000"/>
              <w:bottom w:val="single" w:sz="4" w:space="0" w:color="000000"/>
              <w:right w:val="single" w:sz="4" w:space="0" w:color="000000"/>
            </w:tcBorders>
          </w:tcPr>
          <w:p>
            <w:pPr>
              <w:pStyle w:val="normal1"/>
              <w:pageBreakBefore/>
              <w:widowControl/>
              <w:suppressAutoHyphens w:val="true"/>
              <w:bidi w:val="0"/>
              <w:spacing w:lineRule="auto" w:line="312" w:before="60" w:after="60"/>
              <w:jc w:val="left"/>
              <w:rPr/>
            </w:pPr>
            <w:r>
              <w:rPr>
                <w:b/>
                <w:bCs/>
                <w:sz w:val="22"/>
                <w:szCs w:val="22"/>
              </w:rPr>
              <w:t>Nhóm</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sz w:val="22"/>
                <w:szCs w:val="22"/>
              </w:rPr>
              <w:t>Công nghệ</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b/>
                <w:bCs/>
                <w:sz w:val="22"/>
                <w:szCs w:val="22"/>
              </w:rPr>
              <w:t>Vai trò</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Frontend</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Next.js 14, Tailwind CSS, TypeScript</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Giao diện 3 phân hệ, SSR/CSR, Responsive Design</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Backend</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Node.js 20 LTS, Express.js 4.x, TypeScript</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REST API, JWT Bearer Token, phân quyền 3 cấp</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Cơ sở dữ liệu</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MongoDB Atlas + Redis Cloud (Upstash)</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Lưu trữ 11 Collection, Hold Seat TTL 10 phút, Cache API</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AI / Thanh toán</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Gemini 2.5 Flash / MoMo, VNPay, PayOS</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Chatbot tiếng Việt / Thanh toán Webhook HMAC-SHA256</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Email / Media</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Nodemailer + Gmail SMTP / Cloudinary CDN</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Gửi email xác nhận / Lưu trữ ảnh poster phim</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Tài liệu / Kiểm thử</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Swagger UI / Postman</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Tài liệu hóa API / Kiểm thử chức năng</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Triển khai</w:t>
            </w:r>
          </w:p>
        </w:tc>
        <w:tc>
          <w:tcPr>
            <w:tcW w:w="3000"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Vercel (FE) + Render.com (BE)</w:t>
            </w:r>
          </w:p>
        </w:tc>
        <w:tc>
          <w:tcPr>
            <w:tcW w:w="4895" w:type="dxa"/>
            <w:tcBorders>
              <w:top w:val="single" w:sz="4" w:space="0" w:color="000000"/>
              <w:left w:val="single" w:sz="4" w:space="0" w:color="000000"/>
              <w:bottom w:val="single" w:sz="4" w:space="0" w:color="000000"/>
              <w:right w:val="single" w:sz="4" w:space="0" w:color="000000"/>
            </w:tcBorders>
          </w:tcPr>
          <w:p>
            <w:pPr>
              <w:pStyle w:val="normal1"/>
              <w:widowControl/>
              <w:suppressAutoHyphens w:val="true"/>
              <w:bidi w:val="0"/>
              <w:spacing w:lineRule="auto" w:line="312" w:before="60" w:after="60"/>
              <w:jc w:val="left"/>
              <w:rPr/>
            </w:pPr>
            <w:r>
              <w:rPr>
                <w:sz w:val="22"/>
                <w:szCs w:val="22"/>
              </w:rPr>
              <w:t>Cloud deploy, CI/CD tự động từ GitHub</w:t>
            </w:r>
          </w:p>
        </w:tc>
      </w:tr>
    </w:tbl>
    <w:p>
      <w:pPr>
        <w:pStyle w:val="normal1"/>
        <w:rPr>
          <w:b/>
          <w:bCs/>
        </w:rPr>
      </w:pPr>
      <w:r>
        <w:rPr>
          <w:b/>
          <w:bCs/>
        </w:rPr>
        <w:t>Xây dựng hệ thống</w:t>
      </w:r>
    </w:p>
    <w:p>
      <w:pPr>
        <w:pStyle w:val="BodyText"/>
        <w:jc w:val="both"/>
        <w:rPr/>
      </w:pPr>
      <w:r>
        <w:rPr/>
        <w:t>Hệ thống được triển khai đầy đủ 3 phân hệ: (1) Phân hệ Khách hàng — tra cứu phim và lịch chiếu với Pagination, đặt vé với sơ đồ ghế cập nhật trạng thái thời gian thực (Available/Holding/Booked), thanh toán đa cổng, nhận vé điện tử QR Code qua email, hỏi đáp AI Chatbot, đánh giá phim; (2) Phân hệ Nhân viên — soát vé bằng camera quét mã QR trên thiết bị di động, cập nhật trạng thái check-in tức thì, ngăn chặn tái sử dụng vé, bán vé tại quầy và tra cứu thông tin khách hàng; (3) Phân hệ Admin — CRUD đầy đủ cho toàn bộ danh mục dữ liệu (Phim, Rạp, Phòng chiếu, Lịch chiếu, Voucher, Sản phẩm, Người dùng, Ca làm việc), Dashboard thống kê doanh thu bằng Recharts, tài liệu hóa API qua Swagger UI.</w:t>
      </w:r>
    </w:p>
    <w:p>
      <w:pPr>
        <w:pStyle w:val="BodyText"/>
        <w:jc w:val="both"/>
        <w:rPr/>
      </w:pPr>
      <w:r>
        <w:rPr/>
        <w:t>AI Chatbot triển khai theo kiến trúc 4 tầng (Frontend → Backend → Gemini API → MongoDB). Backend thu thập dữ liệu thực tế từ MongoDB trước khi xây dựng Prompt 3 phần và gọi Gemini API, đảm bảo AI trả lời dựa trên dữ liệu rạp phim thực tế, không bịa thông tin. Cổng thanh toán tích hợp Webhook HMAC-SHA256; sau giao dịch thành công tự động phát hành vé QR Code và gửi email xác nhận qua Nodemailer. Backend toàn bộ được bảo mật bằng JWT Bearer Token với phân quyền 3 cấp (Admin/Staff/User).</w:t>
      </w:r>
    </w:p>
    <w:p>
      <w:pPr>
        <w:pStyle w:val="normal1"/>
        <w:rPr>
          <w:b/>
          <w:bCs/>
        </w:rPr>
      </w:pPr>
      <w:r>
        <w:rPr/>
      </w:r>
    </w:p>
    <w:p>
      <w:pPr>
        <w:pStyle w:val="normal1"/>
        <w:rPr>
          <w:b/>
          <w:bCs/>
        </w:rPr>
      </w:pPr>
      <w:r>
        <w:rPr>
          <w:b/>
          <w:bCs/>
        </w:rPr>
        <w:t>Kiểm thử hệ thống</w:t>
      </w:r>
    </w:p>
    <w:p>
      <w:pPr>
        <w:pStyle w:val="BodyText"/>
        <w:jc w:val="both"/>
        <w:rPr/>
      </w:pPr>
      <w:r>
        <w:rPr/>
        <w:t>Áp dụng phương pháp kiểm thử hộp đen (Black-box Testing) với kỹ thuật Phân vùng tương đương (Equivalence Partitioning): chia dữ liệu đầu vào thành các lớp hợp lệ và không hợp lệ, chọn đại diện từ mỗi lớp để kiểm thử. Công cụ sử dụng: Postman để gửi HTTP request trực tiếp đến API Backend và quan sát HTTP response code thực tế. Tổng cộng thực hiện 17 ca kiểm thử trên 4 chức năng cốt lõi:</w:t>
      </w:r>
    </w:p>
    <w:p>
      <w:pPr>
        <w:pStyle w:val="BodyText"/>
        <w:numPr>
          <w:ilvl w:val="0"/>
          <w:numId w:val="1"/>
        </w:numPr>
        <w:tabs>
          <w:tab w:val="clear" w:pos="720"/>
          <w:tab w:val="left" w:pos="0" w:leader="none"/>
        </w:tabs>
        <w:spacing w:before="0" w:after="0"/>
        <w:ind w:hanging="283" w:left="709"/>
        <w:jc w:val="both"/>
        <w:rPr/>
      </w:pPr>
      <w:r>
        <w:rPr/>
        <w:t>Chức năng Đặt vé online: ghế Available — đặt thành công; ghế đang Holding — từ chối; ghế Booked — từ chối; quá 10 phút Hold Seat — hết hạn; hủy chủ động — giải phóng ghế.</w:t>
      </w:r>
    </w:p>
    <w:p>
      <w:pPr>
        <w:pStyle w:val="BodyText"/>
        <w:numPr>
          <w:ilvl w:val="0"/>
          <w:numId w:val="1"/>
        </w:numPr>
        <w:tabs>
          <w:tab w:val="clear" w:pos="720"/>
          <w:tab w:val="left" w:pos="0" w:leader="none"/>
        </w:tabs>
        <w:spacing w:before="0" w:after="0"/>
        <w:ind w:hanging="283" w:left="709"/>
        <w:jc w:val="both"/>
        <w:rPr/>
      </w:pPr>
      <w:r>
        <w:rPr/>
        <w:t>Chức năng Chatbot AI: câu hỏi đúng nghiệp vụ lịch chiếu — trả lời chính xác; câu hỏi về giá vé — trả lời chính xác; câu hỏi ngoài phạm vi — từ chối lịch sự; câu hỏi viết tắt/sai chính tả — vẫn hiểu và trả lời.</w:t>
      </w:r>
    </w:p>
    <w:p>
      <w:pPr>
        <w:pStyle w:val="BodyText"/>
        <w:numPr>
          <w:ilvl w:val="0"/>
          <w:numId w:val="1"/>
        </w:numPr>
        <w:tabs>
          <w:tab w:val="clear" w:pos="720"/>
          <w:tab w:val="left" w:pos="0" w:leader="none"/>
        </w:tabs>
        <w:spacing w:before="0" w:after="0"/>
        <w:ind w:hanging="283" w:left="709"/>
        <w:jc w:val="both"/>
        <w:rPr/>
      </w:pPr>
      <w:r>
        <w:rPr/>
        <w:t>Chức năng Bán vé tại quầy: bán vé thành công, tra cứu khách hàng thành viên, bán kèm combo bắp nước, xử lý lỗi ngoại lệ.</w:t>
      </w:r>
    </w:p>
    <w:p>
      <w:pPr>
        <w:pStyle w:val="BodyText"/>
        <w:numPr>
          <w:ilvl w:val="0"/>
          <w:numId w:val="1"/>
        </w:numPr>
        <w:tabs>
          <w:tab w:val="clear" w:pos="720"/>
          <w:tab w:val="left" w:pos="0" w:leader="none"/>
        </w:tabs>
        <w:spacing w:before="0" w:after="0"/>
        <w:ind w:hanging="283" w:left="709"/>
        <w:jc w:val="both"/>
        <w:rPr/>
      </w:pPr>
      <w:r>
        <w:rPr/>
        <w:t>Chức năng Quản lý phim — Admin: thêm phim đủ dữ liệu, thêm phim thiếu trường bắt buộc, sửa thông tin phim, xóa phim.</w:t>
      </w:r>
    </w:p>
    <w:p>
      <w:pPr>
        <w:pStyle w:val="BodyText"/>
        <w:jc w:val="both"/>
        <w:rPr/>
      </w:pPr>
      <w:r>
        <w:rPr/>
        <w:t>Kết quả: 17/17 ca kiểm thử đạt yêu cầu, không phát sinh lỗi nghiêm trọng trong môi trường kiểm thử thực tế.</w:t>
      </w:r>
    </w:p>
    <w:p>
      <w:pPr>
        <w:pStyle w:val="normal1"/>
        <w:rPr>
          <w:b/>
          <w:bCs/>
        </w:rPr>
      </w:pPr>
      <w:r>
        <w:rPr>
          <w:b/>
          <w:bCs/>
        </w:rPr>
        <w:t>6. Kết quả thực hiện</w:t>
      </w:r>
    </w:p>
    <w:p>
      <w:pPr>
        <w:pStyle w:val="BodyText"/>
        <w:jc w:val="both"/>
        <w:rPr/>
      </w:pPr>
      <w:r>
        <w:rPr/>
        <w:t>Sau quá trình thực hiện, đồ án đã hoàn thành đầy đủ các thành phần của hệ thống CineBooking:</w:t>
      </w:r>
    </w:p>
    <w:p>
      <w:pPr>
        <w:pStyle w:val="BodyText"/>
        <w:numPr>
          <w:ilvl w:val="0"/>
          <w:numId w:val="1"/>
        </w:numPr>
        <w:tabs>
          <w:tab w:val="clear" w:pos="720"/>
          <w:tab w:val="left" w:pos="0" w:leader="none"/>
        </w:tabs>
        <w:spacing w:before="0" w:after="0"/>
        <w:ind w:hanging="283" w:left="709"/>
        <w:jc w:val="both"/>
        <w:rPr/>
      </w:pPr>
      <w:r>
        <w:rPr/>
        <w:t>Website CineBooking vận hành ổn định với đầy đủ 3 phân hệ, triển khai trên Vercel (Frontend) và Render.com (Backend), cơ sở dữ liệu MongoDB Atlas tại Singapore.</w:t>
      </w:r>
    </w:p>
    <w:p>
      <w:pPr>
        <w:pStyle w:val="BodyText"/>
        <w:numPr>
          <w:ilvl w:val="0"/>
          <w:numId w:val="1"/>
        </w:numPr>
        <w:tabs>
          <w:tab w:val="clear" w:pos="720"/>
          <w:tab w:val="left" w:pos="0" w:leader="none"/>
        </w:tabs>
        <w:spacing w:before="0" w:after="0"/>
        <w:ind w:hanging="283" w:left="709"/>
        <w:jc w:val="both"/>
        <w:rPr/>
      </w:pPr>
      <w:r>
        <w:rPr/>
        <w:t>Cơ chế Hold Seat hoạt động chính xác, ngăn chặn hiệu quả lỗi trùng ghế khi nhiều người dùng đặt vé đồng thời. Tốc độ phản hồi API cải thiện từ 200–300ms xuống dưới 50ms nhờ Redis Cache và Pagination (đo bằng Postman).</w:t>
      </w:r>
    </w:p>
    <w:p>
      <w:pPr>
        <w:pStyle w:val="BodyText"/>
        <w:numPr>
          <w:ilvl w:val="0"/>
          <w:numId w:val="1"/>
        </w:numPr>
        <w:tabs>
          <w:tab w:val="clear" w:pos="720"/>
          <w:tab w:val="left" w:pos="0" w:leader="none"/>
        </w:tabs>
        <w:spacing w:before="0" w:after="0"/>
        <w:ind w:hanging="283" w:left="709"/>
        <w:jc w:val="both"/>
        <w:rPr/>
      </w:pPr>
      <w:r>
        <w:rPr/>
        <w:t>AI Chatbot tích hợp thành công với Google Gemini 2.5 Flash, đạt độ chính xác 90% qua kiểm thử 40 câu hỏi thuộc 5 nhóm nghiệp vụ, từ chối đúng 100% câu hỏi ngoài phạm vi nhờ System Instruction trong Prompt Engineering.</w:t>
      </w:r>
    </w:p>
    <w:p>
      <w:pPr>
        <w:pStyle w:val="BodyText"/>
        <w:numPr>
          <w:ilvl w:val="0"/>
          <w:numId w:val="1"/>
        </w:numPr>
        <w:tabs>
          <w:tab w:val="clear" w:pos="720"/>
          <w:tab w:val="left" w:pos="0" w:leader="none"/>
        </w:tabs>
        <w:spacing w:before="0" w:after="0"/>
        <w:ind w:hanging="283" w:left="709"/>
        <w:jc w:val="both"/>
        <w:rPr/>
      </w:pPr>
      <w:r>
        <w:rPr/>
        <w:t>Tích hợp thành công 3 cổng thanh toán (MoMo, VNPay, PayOS) với cơ chế xác thực Webhook HMAC-SHA256, tự động phát hành vé điện tử QR Code và gửi email xác nhận sau mỗi giao dịch thành công.</w:t>
      </w:r>
    </w:p>
    <w:p>
      <w:pPr>
        <w:pStyle w:val="BodyText"/>
        <w:numPr>
          <w:ilvl w:val="0"/>
          <w:numId w:val="1"/>
        </w:numPr>
        <w:tabs>
          <w:tab w:val="clear" w:pos="720"/>
          <w:tab w:val="left" w:pos="0" w:leader="none"/>
        </w:tabs>
        <w:spacing w:before="0" w:after="0"/>
        <w:ind w:hanging="283" w:left="709"/>
        <w:jc w:val="both"/>
        <w:rPr/>
      </w:pPr>
      <w:r>
        <w:rPr/>
        <w:t>Phân hệ nhân viên soát vé hoạt động chính xác: camera quét QR tức thì, xác thực vé và cập nhật check-in realtime, ngăn chặn hoàn toàn tình trạng dùng vé nhiều lần.</w:t>
      </w:r>
    </w:p>
    <w:p>
      <w:pPr>
        <w:pStyle w:val="BodyText"/>
        <w:numPr>
          <w:ilvl w:val="0"/>
          <w:numId w:val="1"/>
        </w:numPr>
        <w:tabs>
          <w:tab w:val="clear" w:pos="720"/>
          <w:tab w:val="left" w:pos="0" w:leader="none"/>
        </w:tabs>
        <w:spacing w:before="0" w:after="0"/>
        <w:ind w:hanging="283" w:left="709"/>
        <w:jc w:val="both"/>
        <w:rPr/>
      </w:pPr>
      <w:r>
        <w:rPr/>
        <w:t>Dashboard Admin hiển thị đúng biểu đồ doanh thu (Bar Chart theo khung giờ, Pie Chart theo thể loại phim) theo thời gian thực bằng Recharts.</w:t>
      </w:r>
    </w:p>
    <w:p>
      <w:pPr>
        <w:pStyle w:val="BodyText"/>
        <w:numPr>
          <w:ilvl w:val="0"/>
          <w:numId w:val="1"/>
        </w:numPr>
        <w:tabs>
          <w:tab w:val="clear" w:pos="720"/>
          <w:tab w:val="left" w:pos="0" w:leader="none"/>
        </w:tabs>
        <w:spacing w:before="0" w:after="0"/>
        <w:ind w:hanging="283" w:left="709"/>
        <w:jc w:val="both"/>
        <w:rPr/>
      </w:pPr>
      <w:r>
        <w:rPr/>
        <w:t>17/17 ca kiểm thử đạt yêu cầu. Cơ sở dữ liệu MongoDB Atlas với 11 Collection hoạt động ổn định trong toàn bộ quá trình kiểm thử.</w:t>
      </w:r>
    </w:p>
    <w:p>
      <w:pPr>
        <w:pStyle w:val="normal1"/>
        <w:rPr>
          <w:b/>
          <w:bCs/>
        </w:rPr>
      </w:pPr>
      <w:r>
        <w:rPr>
          <w:b/>
          <w:bCs/>
        </w:rPr>
        <w:t>7. Kết luận và hướng phát triển</w:t>
      </w:r>
    </w:p>
    <w:p>
      <w:pPr>
        <w:pStyle w:val="BodyText"/>
        <w:jc w:val="both"/>
        <w:rPr/>
      </w:pPr>
      <w:r>
        <w:rPr/>
        <w:t>Đề tài "Xây dựng website đặt vé xem phim trực tuyến cho rạp CineBooking" đã hoàn thành đầy đủ các mục tiêu đề ra ban đầu, xây dựng thành công hệ thống thương mại điện tử ngành điện ảnh với các tính năng kỹ thuật nổi bật về xử lý đồng thời (Hold Seat + Redis), tích hợp AI Chatbot và thanh toán đa cổng. Hệ thống giải quyết được các bài toán thực tiễn của ngành điện ảnh Việt Nam trong bối cảnh chuyển đổi số, đồng thời cung cấp cho Ban quản lý rạp một bộ công cụ phân tích kinh doanh theo thời gian thực.</w:t>
      </w:r>
    </w:p>
    <w:p>
      <w:pPr>
        <w:pStyle w:val="BodyText"/>
        <w:jc w:val="both"/>
        <w:rPr/>
      </w:pPr>
      <w:r>
        <w:rPr/>
        <w:t>Qua quá trình thực hiện, bản thân đã nắm vững quy trình phát triển phần mềm hoàn chỉnh từ khảo sát yêu cầu, phân tích thiết kế đến triển khai và kiểm thử; đồng thời làm chủ hệ sinh thái JavaScript/TypeScript hiện đại và hiểu sâu các bài toán kỹ thuật phức tạp như Concurrency Control, Prompt Engineering và tích hợp cổng thanh toán điện tử.</w:t>
      </w:r>
    </w:p>
    <w:p>
      <w:pPr>
        <w:pStyle w:val="BodyText"/>
        <w:jc w:val="both"/>
        <w:rPr/>
      </w:pPr>
      <w:r>
        <w:rPr/>
        <w:t>Bên cạnh những kết quả đạt được, hệ thống vẫn còn một số hạn chế cần khắc phục trong tương lai: AI Chatbot chưa hỗ trợ hội thoại đa lượt; chưa có ứng dụng di động native; một số tính năng nâng cao như gợi ý phim cá nhân hóa và thông báo thời gian thực bằng WebSocket chưa được triển khai trong phạm vi đồ án.</w:t>
      </w:r>
    </w:p>
    <w:p>
      <w:pPr>
        <w:pStyle w:val="BodyText"/>
        <w:jc w:val="both"/>
        <w:rPr/>
      </w:pPr>
      <w:r>
        <w:rPr/>
        <w:t>Hướng phát triển trong tương lai:</w:t>
      </w:r>
    </w:p>
    <w:p>
      <w:pPr>
        <w:pStyle w:val="BodyText"/>
        <w:numPr>
          <w:ilvl w:val="0"/>
          <w:numId w:val="1"/>
        </w:numPr>
        <w:tabs>
          <w:tab w:val="clear" w:pos="720"/>
          <w:tab w:val="left" w:pos="0" w:leader="none"/>
        </w:tabs>
        <w:spacing w:before="0" w:after="0"/>
        <w:ind w:hanging="283" w:left="709"/>
        <w:jc w:val="both"/>
        <w:rPr/>
      </w:pPr>
      <w:r>
        <w:rPr/>
        <w:t>Phát triển ứng dụng di động iOS/Android bằng React Native để mở rộng khả năng tiếp cận người dùng, khắc phục hạn chế chưa có Mobile App.</w:t>
      </w:r>
    </w:p>
    <w:p>
      <w:pPr>
        <w:pStyle w:val="BodyText"/>
        <w:numPr>
          <w:ilvl w:val="0"/>
          <w:numId w:val="1"/>
        </w:numPr>
        <w:tabs>
          <w:tab w:val="clear" w:pos="720"/>
          <w:tab w:val="left" w:pos="0" w:leader="none"/>
        </w:tabs>
        <w:spacing w:before="0" w:after="0"/>
        <w:ind w:hanging="283" w:left="709"/>
        <w:jc w:val="both"/>
        <w:rPr/>
      </w:pPr>
      <w:r>
        <w:rPr/>
        <w:t>Nâng cấp AI Chatbot hỗ trợ hội thoại đa lượt (multi-turn conversation) bằng cách lưu lịch sử hội thoại phía server và tích hợp đặt vé trực tiếp qua chat.</w:t>
      </w:r>
    </w:p>
    <w:p>
      <w:pPr>
        <w:pStyle w:val="BodyText"/>
        <w:numPr>
          <w:ilvl w:val="0"/>
          <w:numId w:val="1"/>
        </w:numPr>
        <w:tabs>
          <w:tab w:val="clear" w:pos="720"/>
          <w:tab w:val="left" w:pos="0" w:leader="none"/>
        </w:tabs>
        <w:spacing w:before="0" w:after="0"/>
        <w:ind w:hanging="283" w:left="709"/>
        <w:jc w:val="both"/>
        <w:rPr/>
      </w:pPr>
      <w:r>
        <w:rPr/>
        <w:t>Tích hợp Recommendation System gợi ý phim cá nhân hóa dựa trên lịch sử xem phim và sở thích của từng khách hàng bằng các thuật toán học máy.</w:t>
      </w:r>
    </w:p>
    <w:p>
      <w:pPr>
        <w:pStyle w:val="BodyText"/>
        <w:numPr>
          <w:ilvl w:val="0"/>
          <w:numId w:val="1"/>
        </w:numPr>
        <w:tabs>
          <w:tab w:val="clear" w:pos="720"/>
          <w:tab w:val="left" w:pos="0" w:leader="none"/>
        </w:tabs>
        <w:spacing w:before="0" w:after="0"/>
        <w:ind w:hanging="283" w:left="709"/>
        <w:jc w:val="both"/>
        <w:rPr/>
      </w:pPr>
      <w:r>
        <w:rPr/>
        <w:t>Bổ sung hệ thống thông báo thời gian thực bằng WebSocket (nhắc lịch chiếu sắp diễn ra, cập nhật trạng thái đơn hàng) và chương trình thẻ thành viên tích điểm.</w:t>
      </w:r>
    </w:p>
    <w:p>
      <w:pPr>
        <w:pStyle w:val="BodyText"/>
        <w:numPr>
          <w:ilvl w:val="0"/>
          <w:numId w:val="1"/>
        </w:numPr>
        <w:tabs>
          <w:tab w:val="clear" w:pos="720"/>
          <w:tab w:val="left" w:pos="0" w:leader="none"/>
        </w:tabs>
        <w:spacing w:before="0" w:after="0"/>
        <w:ind w:hanging="283" w:left="709"/>
        <w:jc w:val="both"/>
        <w:rPr/>
      </w:pPr>
      <w:r>
        <w:rPr/>
        <w:t>Nâng cấp hạ tầng triển khai lên AWS/GCP với cơ chế Auto Scaling để đáp ứng lưu lượng lớn trong các dịp cao điểm, khắc phục hạn chế về khả năng mở rộng của kiến trúc hiện tại.</w:t>
      </w:r>
    </w:p>
    <w:p>
      <w:pPr>
        <w:pStyle w:val="normal1"/>
        <w:widowControl/>
        <w:suppressAutoHyphens w:val="true"/>
        <w:bidi w:val="0"/>
        <w:spacing w:lineRule="auto" w:line="312" w:before="60" w:after="60"/>
        <w:jc w:val="left"/>
        <w:rPr/>
      </w:pPr>
      <w:r>
        <w:rPr/>
      </w:r>
    </w:p>
    <w:sectPr>
      <w:footerReference w:type="even" r:id="rId3"/>
      <w:footerReference w:type="default" r:id="rId4"/>
      <w:footerReference w:type="first" r:id="rId5"/>
      <w:type w:val="nextPage"/>
      <w:pgSz w:w="12240" w:h="15840"/>
      <w:pgMar w:left="1701" w:right="1134" w:gutter="0" w:header="0" w:top="1134" w:footer="720" w:bottom="1134"/>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1"/>
    <w:family w:val="roman"/>
    <w:pitch w:val="variable"/>
    <w:embedRegular r:id="rId5" w:fontKey="{05014A78-CABC-4EF0-12AC-5CD89AEFDE05}"/>
    <w:embedBold r:id="rId6" w:fontKey="{06014A78-CABC-4EF0-12AC-5CD89AEFDE06}"/>
  </w:font>
  <w:font w:name="Liberation Sans">
    <w:altName w:val="Arial"/>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fldChar w:fldCharType="begin"/>
    </w:r>
    <w:r>
      <w:rPr/>
      <w:instrText xml:space="preserve"> PAGE </w:instrText>
    </w:r>
    <w:r>
      <w:rPr/>
      <w:fldChar w:fldCharType="separate"/>
    </w:r>
    <w:r>
      <w:rPr/>
      <w:t>5</w:t>
    </w:r>
    <w:r>
      <w:rPr/>
      <w:fldChar w:fldCharType="end"/>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6"/>
        <w:sz w:val="26"/>
        <w:szCs w:val="26"/>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6"/>
        <w:szCs w:val="26"/>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12" w:before="60" w:after="60"/>
      <w:jc w:val="left"/>
    </w:pPr>
    <w:rPr>
      <w:rFonts w:ascii="Times New Roman" w:hAnsi="Times New Roman" w:eastAsia="Noto Serif CJK SC" w:cs="Noto Sans Devanagari"/>
      <w:color w:val="auto"/>
      <w:kern w:val="0"/>
      <w:sz w:val="26"/>
      <w:szCs w:val="26"/>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46651"/>
    <w:rPr>
      <w:rFonts w:ascii="Times New Roman" w:hAnsi="Times New Roman"/>
      <w:sz w:val="26"/>
    </w:rPr>
  </w:style>
  <w:style w:type="character" w:styleId="FooterChar" w:customStyle="1">
    <w:name w:val="Footer Char"/>
    <w:basedOn w:val="DefaultParagraphFont"/>
    <w:link w:val="Footer"/>
    <w:uiPriority w:val="99"/>
    <w:qFormat/>
    <w:rsid w:val="00a46651"/>
    <w:rPr>
      <w:rFonts w:ascii="Times New Roman" w:hAnsi="Times New Roman"/>
      <w:sz w:val="26"/>
    </w:rPr>
  </w:style>
  <w:style w:type="character" w:styleId="LineNumber">
    <w:name w:val="Line Number"/>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312" w:before="60" w:after="60"/>
      <w:jc w:val="left"/>
    </w:pPr>
    <w:rPr>
      <w:rFonts w:ascii="Times New Roman" w:hAnsi="Times New Roman" w:eastAsia="Noto Serif CJK SC" w:cs="Noto Sans Devanagari"/>
      <w:color w:val="auto"/>
      <w:kern w:val="0"/>
      <w:sz w:val="26"/>
      <w:szCs w:val="26"/>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970606"/>
    <w:pPr>
      <w:spacing w:before="60" w:after="60"/>
      <w:ind w:left="720"/>
      <w:contextualSpacing/>
    </w:pPr>
    <w:rPr/>
  </w:style>
  <w:style w:type="paragraph" w:styleId="HeaderandFooter">
    <w:name w:val="Header and Footer"/>
    <w:basedOn w:val="Normal"/>
    <w:qFormat/>
    <w:pPr/>
    <w:rPr/>
  </w:style>
  <w:style w:type="paragraph" w:styleId="Header">
    <w:name w:val="Header"/>
    <w:basedOn w:val="normal1"/>
    <w:link w:val="HeaderChar"/>
    <w:uiPriority w:val="99"/>
    <w:unhideWhenUsed/>
    <w:rsid w:val="00a46651"/>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a46651"/>
    <w:pPr>
      <w:tabs>
        <w:tab w:val="clear" w:pos="720"/>
        <w:tab w:val="center" w:pos="4680" w:leader="none"/>
        <w:tab w:val="right" w:pos="9360" w:leader="none"/>
      </w:tabs>
      <w:spacing w:lineRule="auto" w:line="240" w:before="0" w:after="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e76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qeIh73fjW0KZ4gRluS+Qk38ebQ==">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6</Pages>
  <Words>2133</Words>
  <Characters>8264</Characters>
  <CharactersWithSpaces>10290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2025-06-11T03:37:00Z</dcterms:created>
  <dc:creator>Admin</dc:creator>
  <dc:description/>
  <dc:language>en-US</dc:language>
  <cp:lastModifiedBy/>
  <dcterms:modified xsi:type="dcterms:W3CDTF">2026-06-16T17:19:53Z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